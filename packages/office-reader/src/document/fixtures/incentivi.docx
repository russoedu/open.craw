
<file path=_rels/.rels><?xml version="1.0" encoding="UTF-8" standalone="yes"?>
<Relationships xmlns="https://schemas.openxmlformats.org/package/2006/relationships"><Relationship Id="rId1" Type="https://schemas.openxmlformats.org/officeDocument/2006/relationships/officeDocument" Target="word/document.xml"/><Relationship Id="rId2" Type="https://schemas.openxmlformats.org/package/2006/relationships/metadata/core-properties" Target="docProps/core.xml"/></Relationships>
</file>

<file path=word/document.xml><?xml version="1.0" encoding="utf-8"?>
<w:document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body>
    <w:p>
      <w:pPr>
        <w:pStyle w:val="Title"/>
      </w:pPr>
      <w:r>
        <w:t xml:space="preserve">Circolare incentivi giugno 2026</w:t>
      </w:r>
    </w:p>
    <w:p>
      <w:pPr>
        <w:pStyle w:val="Heading1"/>
      </w:pPr>
      <w:r>
        <w:t xml:space="preserve">Condizioni</w:t>
      </w:r>
    </w:p>
    <w:p>
      <w:r>
        <w:t xml:space="preserve">Valido dal 1 al 30 giugno 2026.</w:t>
      </w:r>
      <w:r>
        <w:footnoteReference w:id="1"/>
      </w:r>
    </w:p>
    <w:p>
      <w:pPr>
        <w:pStyle w:val="ListBullet"/>
      </w:pPr>
      <w:r>
        <w:t xml:space="preserve">Solo rottamazione</w:t>
      </w:r>
    </w:p>
    <w:p>
      <w:pPr>
        <w:pStyle w:val="ListBullet"/>
      </w:pPr>
      <w:r>
        <w:t xml:space="preserve">Non cumulabile</w:t>
      </w:r>
    </w:p>
    <w:p>
      <w:pPr>
        <w:numPr>
          <w:ilvl w:val="0"/>
          <w:numId w:val="2"/>
        </w:numPr>
      </w:pPr>
      <w:r>
        <w:t xml:space="preserve">Prenota</w:t>
      </w:r>
    </w:p>
    <w:p>
      <w:pPr>
        <w:numPr>
          <w:ilvl w:val="1"/>
          <w:numId w:val="2"/>
        </w:numPr>
      </w:pPr>
      <w:r>
        <w:t xml:space="preserve">Entro il 15</w:t>
      </w:r>
    </w:p>
    <w:p>
      <w:pPr>
        <w:pStyle w:val="Titolo2"/>
      </w:pPr>
      <w:r>
        <w:t xml:space="preserve">Prezzi</w:t>
      </w:r>
    </w:p>
    <w:tbl>
      <w:tblPr>
        <w:tblStyle w:val="TableGrid"/>
      </w:tblPr>
      <w:tblGrid>
        <w:gridCol/>
        <w:gridCol/>
        <w:gridCol/>
        <w:gridCol/>
      </w:tblGrid>
      <w:tr>
        <w:tc>
          <w:tcPr>
            <w:vMerge w:val="restart"/>
          </w:tcPr>
          <w:p>
            <w:r>
              <w:t xml:space="preserve">Modello</w:t>
            </w:r>
          </w:p>
        </w:tc>
        <w:tc>
          <w:tcPr>
            <w:gridSpan w:val="2"/>
          </w:tcPr>
          <w:p>
            <w:r>
              <w:t xml:space="preserve">Prezzo</w:t>
            </w:r>
          </w:p>
        </w:tc>
        <w:tc>
          <w:tcPr>
            <w:vMerge w:val="restart"/>
          </w:tcPr>
          <w:p>
            <w:r>
              <w:t xml:space="preserve">Sconto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Listino</w:t>
            </w:r>
          </w:p>
        </w:tc>
        <w:tc>
          <w:p>
            <w:r>
              <w:t xml:space="preserve">Netto</w:t>
            </w:r>
          </w:p>
        </w:tc>
        <w:tc>
          <w:tcPr>
            <w:vMerge/>
          </w:tcPr>
          <w:p/>
        </w:tc>
      </w:tr>
      <w:tr>
        <w:tc>
          <w:p>
            <w:r>
              <w:t xml:space="preserve">Pandina</w:t>
            </w:r>
          </w:p>
        </w:tc>
        <w:tc>
          <w:p>
            <w:r>
              <w:t xml:space="preserve">15.950</w:t>
            </w:r>
          </w:p>
        </w:tc>
        <w:tc>
          <w:p>
            <w:r>
              <w:t xml:space="preserve">13.955</w:t>
            </w:r>
          </w:p>
        </w:tc>
        <w:tc>
          <w:p>
            <w:r>
              <w:t xml:space="preserve">12,5%</w:t>
            </w:r>
          </w:p>
        </w:tc>
      </w:tr>
      <w:tr>
        <w:tc>
          <w:p>
            <w:r>
              <w:t xml:space="preserve">600e</w:t>
            </w:r>
          </w:p>
        </w:tc>
        <w:tc>
          <w:p>
            <w:r>
              <w:t xml:space="preserve">36.950</w:t>
            </w:r>
          </w:p>
        </w:tc>
        <w:tc>
          <w:p>
            <w:r>
              <w:t xml:space="preserve">32.950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Listino completo: </w:t>
      </w:r>
      <w:hyperlink r:id="rId9">
        <w:r>
          <w:t xml:space="preserve">listino giugno</w:t>
        </w:r>
      </w:hyperlink>
      <w:r>
        <w:t xml:space="preserve">, vedi </w:t>
      </w:r>
      <w:hyperlink w:anchor="prezzi">
        <w:r>
          <w:t xml:space="preserve">Prezzi</w:t>
        </w:r>
      </w:hyperlink>
    </w:p>
    <w:p>
      <w:ins w:id="1" w:author="a">
        <w:r>
          <w:t xml:space="preserve">Prezzi </w:t>
        </w:r>
      </w:ins>
      <w:del w:id="2" w:author="a">
        <w:r>
          <w:delText>Costi </w:delText>
        </w:r>
      </w:del>
      <w:r>
        <w:t xml:space="preserve">IVA inclusa</w:t>
      </w:r>
      <w:r>
        <w:fldChar w:fldCharType="begin"/>
      </w:r>
      <w:r>
        <w:instrText> PAGE </w:instrText>
      </w:r>
      <w:r>
        <w:fldChar w:fldCharType="end"/>
      </w:r>
    </w:p>
    <w:p>
      <w:pPr>
        <w:tabs>
          <w:tab w:val="left" w:pos="2000"/>
        </w:tabs>
      </w:pPr>
      <w:r>
        <w:t xml:space="preserve">Marca</w:t>
      </w:r>
      <w:r>
        <w:tab/>
      </w:r>
      <w:r>
        <w:t xml:space="preserve">Modello</w:t>
      </w:r>
      <w:r>
        <w:br/>
      </w:r>
      <w:r>
        <w:t xml:space="preserve">Fiat</w:t>
      </w:r>
      <w:r>
        <mc:AlternateContent>
          <mc:Choice Requires="wps">
            <w:drawing>
              <wps:txbx>
                <w:txbxContent>
                  <w:p>
                    <w:r>
                      <w:t xml:space="preserve">Offerta limitata</w:t>
                    </w:r>
                  </w:p>
                </w:txbxContent>
              </wps:txbx>
            </w:drawing>
          </mc:Choice>
          <mc:Fallback>
            <w:pict>
              <w:txbxContent>
                <w:p>
                  <w:r>
                    <w:t xml:space="preserve">Offerta limitata</w:t>
                  </w:r>
                </w:p>
              </w:txbxContent>
            </w:pict>
          </mc:Fallback>
        </mc:AlternateContent>
      </w:r>
    </w:p>
    <w:p/>
    <w:sectPr>
      <w:headerReference w:type="default" r:id="rId7"/>
      <w:footerReference w:type="default" r:id="rId8"/>
    </w:sectPr>
  </w:body>
</w:document>
</file>

<file path=word/footer1.xml><?xml version="1.0" encoding="utf-8"?>
<w:ftr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p>
    <w:r>
      <w:t xml:space="preserve">Pagina </w:t>
    </w:r>
  </w:p>
</w:ftr>
</file>

<file path=word/footnotes.xml><?xml version="1.0" encoding="utf-8"?>
<w:footnotes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footnote w:type="separator" w:id="-1">
    <w:p>
      <w:r>
        <w:separator/>
      </w:r>
    </w:p>
  </w:footnote>
  <w:footnote w:id="1">
    <w:p>
      <w:r>
        <w:t xml:space="preserve">Prezzi chiavi in mano, IPT esclusa.</w:t>
      </w:r>
    </w:p>
  </w:footnote>
</w:footnotes>
</file>

<file path=word/header1.xml><?xml version="1.0" encoding="utf-8"?>
<w:hdr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p>
    <w:r>
      <w:t xml:space="preserve">Stellantis Italia – riservato</w:t>
    </w:r>
  </w:p>
</w:hdr>
</file>

<file path=word/numbering.xml><?xml version="1.0" encoding="utf-8"?>
<w:numbering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abstractNum w:abstractNumId="0">
    <w:lvl w:ilvl="0">
      <w:numFmt w:val="bullet"/>
    </w:lvl>
  </w:abstractNum>
  <w:abstractNum w:abstractNumId="1">
    <w:lvl w:ilvl="0">
      <w:numFmt w:val="decimal"/>
    </w:lvl>
    <w:lvl w:ilvl="1">
      <w:numFmt w:val="lowerLetter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s://schemas.openxmlformats.org/wordprocessingml/2006/main" xmlns:r="https://schemas.openxmlformats.org/officeDocument/2006/relationships" xmlns:mc="https://schemas.openxmlformats.org/markup-compatibility/2006" xmlns:wps="https://schemas.openxmlformats.org/wordprocessingShape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Titolo2">
    <w:name w:val="heading 2"/>
    <w:basedOn w:val="Normal"/>
  </w:style>
  <w:style w:type="paragraph" w:styleId="ListBullet">
    <w:name w:val="List Bullet"/>
    <w:pPr>
      <w:numPr>
        <w:numId w:val="1"/>
      </w:numPr>
    </w:pPr>
  </w:style>
  <w:style w:type="table" w:styleId="TableGrid">
    <w:name w:val="Table Grid"/>
  </w:style>
</w:styles>
</file>

<file path=word/_rels/document.xml.rels><?xml version="1.0" encoding="UTF-8" standalone="yes"?>
<Relationships xmlns="https://schemas.openxmlformats.org/package/2006/relationships"><Relationship Id="rId1" Type="https://schemas.openxmlformats.org/officeDocument/2006/relationships/styles" Target="styles.xml"/><Relationship Id="rId2" Type="https://schemas.openxmlformats.org/officeDocument/2006/relationships/numbering" Target="numbering.xml"/><Relationship Id="rId3" Type="https://schemas.openxmlformats.org/officeDocument/2006/relationships/footnotes" Target="footnotes.xml"/><Relationship Id="rId7" Type="https://schemas.openxmlformats.org/officeDocument/2006/relationships/header" Target="header1.xml"/><Relationship Id="rId8" Type="https://schemas.openxmlformats.org/officeDocument/2006/relationships/footer" Target="footer1.xml"/><Relationship Id="rId9" Type="https://schemas.openxmlformats.org/officeDocument/2006/relationships/hyperlink" Target="https://example.com/listino-giugno.pdf" TargetMode="External"/></Relationships>
</file>

<file path=docProps/core.xml><?xml version="1.0" encoding="utf-8"?>
<cp:coreProperties xmlns:cp="urn:cp" xmlns:dc="urn:dc">
  <dc:title>Circolare giugno</dc:title>
</cp:coreProperties>
</file>